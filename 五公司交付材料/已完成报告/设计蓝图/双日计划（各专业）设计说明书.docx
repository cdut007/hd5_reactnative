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le"/>
        <w:rPr>
          <w:color w:val="000000"/>
          <w:u w:color="0000ff"/>
          <w:lang w:val="zh-TW" w:eastAsia="zh-TW"/>
        </w:rPr>
      </w:pPr>
      <w:bookmarkStart w:name="_Toc" w:id="0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双日计划（</w:t>
      </w:r>
      <w:ins w:id="1" w:date="2018-07-04T17:21:42Z" w:author="作者">
        <w:r>
          <w:rPr>
            <w:rFonts w:ascii="Cambria" w:cs="Cambria" w:hAnsi="Cambria" w:eastAsia="Cambria"/>
            <w:color w:val="000000"/>
            <w:u w:color="000000"/>
            <w:rtl w:val="0"/>
            <w:lang w:val="zh-TW" w:eastAsia="zh-TW"/>
          </w:rPr>
          <w:t>各专业</w:t>
        </w:r>
      </w:ins>
      <w:del w:id="2" w:date="2018-07-04T17:21:40Z" w:author="作者">
        <w:r>
          <w:rPr>
            <w:rFonts w:ascii="Cambria" w:cs="Cambria" w:hAnsi="Cambria" w:eastAsia="Cambria"/>
            <w:color w:val="000000"/>
            <w:u w:color="000000"/>
            <w:rtl w:val="0"/>
            <w:lang w:val="zh-TW" w:eastAsia="zh-TW"/>
          </w:rPr>
          <w:delText>管道</w:delText>
        </w:r>
      </w:del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）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设计</w:t>
      </w:r>
      <w:r>
        <w:rPr>
          <w:rFonts w:ascii="宋体" w:cs="宋体" w:hAnsi="宋体" w:eastAsia="宋体"/>
          <w:color w:val="000000"/>
          <w:u w:color="0000ff"/>
          <w:rtl w:val="0"/>
          <w:lang w:val="zh-TW" w:eastAsia="zh-TW"/>
        </w:rPr>
        <w:t>说明书</w:t>
      </w:r>
      <w:bookmarkEnd w:id="0"/>
    </w:p>
    <w:p>
      <w:pPr>
        <w:pStyle w:val="Normal"/>
        <w:rPr>
          <w:color w:val="000000"/>
          <w:u w:color="000000"/>
        </w:rPr>
      </w:pPr>
    </w:p>
    <w:p>
      <w:pPr>
        <w:pStyle w:val="Normal"/>
      </w:pPr>
      <w:r>
        <w:rPr>
          <w:color w:val="000000"/>
          <w:u w:color="000000"/>
        </w:rPr>
        <w:fldChar w:fldCharType="begin" w:fldLock="0"/>
      </w:r>
      <w:r>
        <w:rPr>
          <w:color w:val="000000"/>
          <w:u w:color="000000"/>
        </w:rPr>
        <w:t xml:space="preserve"> TOC \t "heading 2, 1,heading 3, 2,Title, 3"</w:t>
      </w:r>
      <w:r>
        <w:rPr>
          <w:color w:val="000000"/>
          <w:u w:color="000000"/>
        </w:rPr>
        <w:fldChar w:fldCharType="separate" w:fldLock="0"/>
      </w:r>
    </w:p>
    <w:p>
      <w:pPr>
        <w:pStyle w:val="TOC 3"/>
      </w:pPr>
      <w:r>
        <w:rPr>
          <w:rFonts w:ascii="Calibri" w:cs="Calibri" w:hAnsi="Calibri" w:eastAsia="Calibri"/>
          <w:rtl w:val="0"/>
        </w:rPr>
        <w:t>双日计划（各专业）设计说明书</w:t>
        <w:tab/>
      </w:r>
      <w:r>
        <w:rPr/>
        <w:fldChar w:fldCharType="begin" w:fldLock="0"/>
      </w:r>
      <w:r>
        <w:t xml:space="preserve"> PAGEREF _Toc \h </w:t>
      </w:r>
      <w:r>
        <w:rPr/>
        <w:fldChar w:fldCharType="separate" w:fldLock="0"/>
      </w:r>
      <w:r>
        <w:rPr>
          <w:rFonts w:ascii="Calibri" w:cs="Calibri" w:hAnsi="Calibri" w:eastAsia="Calibri"/>
          <w:rtl w:val="0"/>
        </w:rPr>
        <w:t>1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说明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1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0"/>
          <w:numId w:val="6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原型链接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_Toc2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1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0"/>
          <w:numId w:val="6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系统说明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_Toc3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1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0"/>
          <w:numId w:val="6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系统部署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_Toc4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2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0"/>
          <w:numId w:val="6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支持的平台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_Toc5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2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numPr>
          <w:ilvl w:val="0"/>
          <w:numId w:val="7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分派双日计划（各专业）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_Toc6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0"/>
          <w:numId w:val="10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滚动计划推送给班长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_Toc7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1.1写入滚动计划接口（/api/v1/rolling_plan_list）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_Toc8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0"/>
          <w:numId w:val="10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班长分派给组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_Toc9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5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2.1 班长分派给组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_Toc10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5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2.2 已分派至组查询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_Toc11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6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0"/>
          <w:numId w:val="10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我的任务说明（针对组长）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_Toc12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7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3.1 未完成任务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_Toc13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7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3.2 已完成任务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_Toc14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8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numPr>
          <w:ilvl w:val="0"/>
          <w:numId w:val="12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问题处理模块说明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_Toc15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9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0"/>
          <w:numId w:val="15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问题处理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_Toc16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9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0"/>
          <w:numId w:val="15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已解决问题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_Toc17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10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numPr>
          <w:ilvl w:val="0"/>
          <w:numId w:val="16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我的见证说明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_Toc18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13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numPr>
          <w:ilvl w:val="0"/>
          <w:numId w:val="16"/>
        </w:numPr>
        <w:ind w:left="27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已发起的见证说明</w:t>
        <w:tab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_Toc19 \h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14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Normal"/>
        <w:rPr>
          <w:color w:val="000000"/>
          <w:u w:color="000000"/>
        </w:rPr>
      </w:pPr>
      <w:r>
        <w:rPr>
          <w:color w:val="000000"/>
          <w:u w:color="000000"/>
        </w:rPr>
        <w:fldChar w:fldCharType="end" w:fldLock="0"/>
      </w:r>
    </w:p>
    <w:p>
      <w:pPr>
        <w:pStyle w:val="Normal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heading 2"/>
        <w:numPr>
          <w:ilvl w:val="0"/>
          <w:numId w:val="17"/>
        </w:numPr>
        <w:tabs>
          <w:tab w:val="num" w:pos="420"/>
          <w:tab w:val="clear" w:pos="0"/>
        </w:tabs>
        <w:ind w:left="420" w:hanging="420"/>
        <w:rPr>
          <w:rFonts w:ascii="Cambria" w:cs="Cambria" w:hAnsi="Cambria" w:eastAsia="Cambr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1" w:id="3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说明</w:t>
      </w:r>
      <w:bookmarkEnd w:id="3"/>
    </w:p>
    <w:p>
      <w:pPr>
        <w:pStyle w:val="heading 3"/>
        <w:numPr>
          <w:ilvl w:val="0"/>
          <w:numId w:val="18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2" w:id="4"/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原型链接</w:t>
      </w:r>
      <w:bookmarkEnd w:id="4"/>
    </w:p>
    <w:p>
      <w:pPr>
        <w:pStyle w:val="Normal"/>
        <w:rPr>
          <w:color w:val="000000"/>
          <w:u w:color="000000"/>
        </w:rPr>
      </w:pPr>
    </w:p>
    <w:p>
      <w:pPr>
        <w:pStyle w:val="Normal"/>
        <w:ind w:firstLine="420"/>
        <w:rPr>
          <w:color w:val="000000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本系统的原型设计链接如下，在浏览器中打开即可访问：</w:t>
      </w:r>
    </w:p>
    <w:p>
      <w:pPr>
        <w:pStyle w:val="Normal"/>
        <w:widowControl w:val="1"/>
        <w:ind w:firstLine="420"/>
        <w:jc w:val="left"/>
        <w:rPr>
          <w:rFonts w:ascii="宋体" w:cs="宋体" w:hAnsi="宋体" w:eastAsia="宋体"/>
          <w:color w:val="ff0000"/>
          <w:kern w:val="0"/>
          <w:sz w:val="24"/>
          <w:szCs w:val="24"/>
          <w:u w:color="ff0000"/>
        </w:rPr>
      </w:pPr>
      <w:r>
        <w:rPr>
          <w:rFonts w:ascii="Trebuchet MS"/>
          <w:color w:val="ff0000"/>
          <w:u w:color="ff0000"/>
          <w:rtl w:val="0"/>
          <w:lang w:val="zh-TW" w:eastAsia="zh-TW"/>
        </w:rPr>
        <w:t>https://pro.modao.cc/app/uDYesL2nCnhHEYcQJhBcv4LPfYOKd95#screen=s10DC23B4C61499154548557</w:t>
      </w:r>
    </w:p>
    <w:p>
      <w:pPr>
        <w:pStyle w:val="Normal"/>
        <w:rPr>
          <w:color w:val="000000"/>
          <w:u w:color="000000"/>
        </w:rPr>
      </w:pPr>
    </w:p>
    <w:p>
      <w:pPr>
        <w:pStyle w:val="Normal"/>
        <w:ind w:left="420" w:firstLine="0"/>
        <w:rPr>
          <w:color w:val="000000"/>
          <w:u w:color="000000"/>
        </w:rPr>
      </w:pPr>
    </w:p>
    <w:p>
      <w:pPr>
        <w:pStyle w:val="heading 3"/>
        <w:numPr>
          <w:ilvl w:val="0"/>
          <w:numId w:val="18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3" w:id="5"/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系统说明</w:t>
      </w:r>
      <w:bookmarkEnd w:id="5"/>
    </w:p>
    <w:p>
      <w:pPr>
        <w:pStyle w:val="Normal"/>
        <w:rPr>
          <w:color w:val="000000"/>
          <w:u w:color="000000"/>
        </w:rPr>
      </w:pPr>
    </w:p>
    <w:p>
      <w:pPr>
        <w:pStyle w:val="Normal"/>
        <w:ind w:firstLine="420"/>
        <w:rPr>
          <w:color w:val="000000"/>
          <w:u w:color="00000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参考</w:t>
      </w:r>
      <w:r>
        <w:rPr>
          <w:rFonts w:hAnsi="Trebuchet MS" w:hint="default"/>
          <w:color w:val="000000"/>
          <w:u w:color="000000"/>
          <w:rtl w:val="0"/>
          <w:lang w:val="en-US"/>
        </w:rPr>
        <w:t>“</w:t>
      </w:r>
      <w:r>
        <w:rPr>
          <w:rFonts w:ascii="Trebuchet MS"/>
          <w:color w:val="000000"/>
          <w:u w:color="000000"/>
          <w:rtl w:val="0"/>
          <w:lang w:val="zh-TW" w:eastAsia="zh-TW"/>
        </w:rPr>
        <w:t>(</w:t>
      </w:r>
      <w:ins w:id="6" w:date="2018-07-04T17:21:54Z" w:author="作者">
        <w:r>
          <w:rPr>
            <w:rFonts w:eastAsia="Trebuchet MS" w:hint="eastAsia"/>
            <w:color w:val="000000"/>
            <w:u w:color="000000"/>
            <w:rtl w:val="0"/>
            <w:lang w:val="zh-TW" w:eastAsia="zh-TW"/>
          </w:rPr>
          <w:t>各专业</w:t>
        </w:r>
      </w:ins>
      <w:del w:id="7" w:date="2018-07-04T17:21:53Z" w:author="作者">
        <w:r>
          <w:rPr>
            <w:rFonts w:ascii="Calibri" w:cs="Calibri" w:hAnsi="Calibri" w:eastAsia="Calibri"/>
            <w:color w:val="000000"/>
            <w:u w:color="000000"/>
            <w:rtl w:val="0"/>
            <w:lang w:val="zh-TW" w:eastAsia="zh-TW"/>
          </w:rPr>
          <w:delText>管道</w:delText>
        </w:r>
      </w:del>
      <w:r>
        <w:rPr>
          <w:rFonts w:ascii="Trebuchet MS"/>
          <w:color w:val="000000"/>
          <w:u w:color="000000"/>
          <w:rtl w:val="0"/>
          <w:lang w:val="zh-TW" w:eastAsia="zh-TW"/>
        </w:rPr>
        <w:t>)APP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开发需求分析报告</w:t>
      </w:r>
      <w:r>
        <w:rPr>
          <w:rFonts w:ascii="Trebuchet MS"/>
          <w:color w:val="000000"/>
          <w:u w:color="000000"/>
          <w:rtl w:val="0"/>
          <w:lang w:val="zh-TW" w:eastAsia="zh-TW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双日计划</w:t>
      </w:r>
      <w:r>
        <w:rPr>
          <w:rFonts w:ascii="Trebuchet MS"/>
          <w:color w:val="000000"/>
          <w:u w:color="000000"/>
          <w:rtl w:val="0"/>
          <w:lang w:val="zh-TW" w:eastAsia="zh-TW"/>
        </w:rPr>
        <w:t>20170410</w:t>
      </w:r>
      <w:r>
        <w:rPr>
          <w:rFonts w:ascii="Trebuchet MS"/>
          <w:color w:val="000000"/>
          <w:u w:color="000000"/>
          <w:rtl w:val="0"/>
          <w:lang w:val="en-US"/>
        </w:rPr>
        <w:t>.</w:t>
      </w:r>
      <w:r>
        <w:rPr>
          <w:rFonts w:ascii="Trebuchet MS"/>
          <w:color w:val="000000"/>
          <w:u w:color="000000"/>
          <w:rtl w:val="0"/>
          <w:lang w:val="zh-TW" w:eastAsia="zh-TW"/>
        </w:rPr>
        <w:t>pdf</w:t>
      </w:r>
      <w:r>
        <w:rPr>
          <w:rFonts w:hAnsi="Trebuchet MS" w:hint="default"/>
          <w:color w:val="000000"/>
          <w:u w:color="000000"/>
          <w:rtl w:val="0"/>
          <w:lang w:val="en-US"/>
        </w:rPr>
        <w:t>”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进行设计。</w:t>
      </w:r>
    </w:p>
    <w:p>
      <w:pPr>
        <w:pStyle w:val="Normal"/>
        <w:ind w:firstLine="420"/>
        <w:rPr>
          <w:color w:val="000000"/>
          <w:u w:color="000000"/>
          <w:lang w:val="zh-TW" w:eastAsia="zh-TW"/>
        </w:rPr>
      </w:pPr>
    </w:p>
    <w:p>
      <w:pPr>
        <w:pStyle w:val="Normal"/>
        <w:ind w:firstLine="420"/>
        <w:rPr>
          <w:color w:val="000000"/>
          <w:u w:color="000000"/>
          <w:lang w:val="zh-TW" w:eastAsia="zh-TW"/>
        </w:rPr>
      </w:pPr>
    </w:p>
    <w:p>
      <w:pPr>
        <w:pStyle w:val="Normal"/>
        <w:ind w:firstLine="420"/>
        <w:rPr>
          <w:color w:val="000000"/>
          <w:u w:color="000000"/>
        </w:rPr>
      </w:pPr>
    </w:p>
    <w:p>
      <w:pPr>
        <w:pStyle w:val="Normal"/>
        <w:ind w:firstLine="420"/>
        <w:rPr>
          <w:color w:val="000000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操作说明提供对功能的图文描述。所使用的原型图片风格、布局等不做为实际系统功能的要求，实际系统功能的风格、布局等可能完全不同。此设计中出现的类似图片仅为参考，用于功能描述辅助展示，以表达此系统可以提供的功能。</w:t>
      </w:r>
    </w:p>
    <w:p>
      <w:pPr>
        <w:pStyle w:val="heading 3"/>
        <w:numPr>
          <w:ilvl w:val="0"/>
          <w:numId w:val="18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4" w:id="8"/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系统部署</w:t>
      </w:r>
      <w:bookmarkEnd w:id="8"/>
    </w:p>
    <w:p>
      <w:pPr>
        <w:pStyle w:val="Normal"/>
        <w:ind w:left="420" w:firstLine="0"/>
        <w:rPr>
          <w:color w:val="000000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移动施工实时动态管理系统支持局域网和互联网环境使用，因此如需要在互联网环境中使用，服务端部署需接入互联网环境，系统部署环境要求如下：</w:t>
      </w:r>
    </w:p>
    <w:p>
      <w:pPr>
        <w:pStyle w:val="Normal"/>
        <w:ind w:left="420" w:firstLine="0"/>
        <w:rPr>
          <w:color w:val="000000"/>
          <w:u w:color="00000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服务器一台（硬盘</w:t>
      </w:r>
      <w:r>
        <w:rPr>
          <w:rFonts w:ascii="Trebuchet MS"/>
          <w:color w:val="000000"/>
          <w:u w:color="000000"/>
          <w:rtl w:val="0"/>
          <w:lang w:val="en-US"/>
        </w:rPr>
        <w:t>500G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以上、内存</w:t>
      </w:r>
      <w:r>
        <w:rPr>
          <w:rFonts w:ascii="Trebuchet MS"/>
          <w:color w:val="000000"/>
          <w:u w:color="000000"/>
          <w:rtl w:val="0"/>
          <w:lang w:val="en-US"/>
        </w:rPr>
        <w:t>8G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以上）</w:t>
      </w:r>
    </w:p>
    <w:p>
      <w:pPr>
        <w:pStyle w:val="Normal"/>
        <w:ind w:left="420" w:firstLine="0"/>
        <w:rPr>
          <w:color w:val="000000"/>
          <w:u w:color="00000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根据服务器系统不同选择安装</w:t>
      </w:r>
      <w:r>
        <w:rPr>
          <w:rFonts w:ascii="Trebuchet MS"/>
          <w:color w:val="000000"/>
          <w:u w:color="000000"/>
          <w:rtl w:val="0"/>
          <w:lang w:val="en-US"/>
        </w:rPr>
        <w:t>JAVA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支持环境</w:t>
      </w:r>
    </w:p>
    <w:p>
      <w:pPr>
        <w:pStyle w:val="Normal"/>
        <w:ind w:left="420" w:firstLine="0"/>
        <w:rPr>
          <w:color w:val="000000"/>
          <w:u w:color="00000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数据库：</w:t>
      </w:r>
      <w:r>
        <w:rPr>
          <w:rFonts w:ascii="Trebuchet MS"/>
          <w:color w:val="000000"/>
          <w:u w:color="000000"/>
          <w:rtl w:val="0"/>
          <w:lang w:val="en-US"/>
        </w:rPr>
        <w:t>MYSQL</w:t>
      </w:r>
    </w:p>
    <w:p>
      <w:pPr>
        <w:pStyle w:val="Normal"/>
        <w:ind w:left="420" w:firstLine="0"/>
        <w:rPr>
          <w:color w:val="000000"/>
          <w:u w:color="00000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程序发布环境：</w:t>
      </w:r>
      <w:r>
        <w:rPr>
          <w:rFonts w:ascii="Trebuchet MS"/>
          <w:color w:val="000000"/>
          <w:u w:color="000000"/>
          <w:rtl w:val="0"/>
          <w:lang w:val="en-US"/>
        </w:rPr>
        <w:t>TOMCAT</w:t>
      </w:r>
    </w:p>
    <w:p>
      <w:pPr>
        <w:pStyle w:val="Normal"/>
        <w:ind w:left="420" w:firstLine="0"/>
        <w:rPr>
          <w:color w:val="000000"/>
          <w:u w:color="000000"/>
        </w:rPr>
      </w:pPr>
    </w:p>
    <w:p>
      <w:pPr>
        <w:pStyle w:val="heading 3"/>
        <w:numPr>
          <w:ilvl w:val="0"/>
          <w:numId w:val="18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5" w:id="9"/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支持的平台</w:t>
      </w:r>
      <w:bookmarkEnd w:id="9"/>
    </w:p>
    <w:p>
      <w:pPr>
        <w:pStyle w:val="HTML Preformatted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color w:val="000000"/>
          <w:u w:color="000000"/>
        </w:rPr>
      </w:pPr>
      <w:r>
        <w:rPr>
          <w:rFonts w:ascii="Times"/>
          <w:color w:val="000000"/>
          <w:u w:color="000000"/>
          <w:rtl w:val="0"/>
          <w:lang w:val="zh-TW" w:eastAsia="zh-TW"/>
        </w:rPr>
        <w:t>web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端：</w:t>
      </w:r>
      <w:r>
        <w:rPr>
          <w:rFonts w:ascii="Times"/>
          <w:color w:val="000000"/>
          <w:u w:color="000000"/>
          <w:rtl w:val="0"/>
          <w:lang w:val="zh-TW" w:eastAsia="zh-TW"/>
        </w:rPr>
        <w:t>I</w:t>
      </w:r>
      <w:r>
        <w:rPr>
          <w:rFonts w:ascii="Times"/>
          <w:color w:val="000000"/>
          <w:u w:color="000000"/>
          <w:rtl w:val="0"/>
          <w:lang w:val="en-US"/>
        </w:rPr>
        <w:t>E9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以上，　</w:t>
      </w:r>
      <w:r>
        <w:rPr>
          <w:rFonts w:ascii="Times"/>
          <w:color w:val="000000"/>
          <w:u w:color="000000"/>
          <w:rtl w:val="0"/>
          <w:lang w:val="en-US"/>
        </w:rPr>
        <w:t>Firefox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，　</w:t>
      </w:r>
      <w:r>
        <w:rPr>
          <w:rFonts w:ascii="Times"/>
          <w:color w:val="000000"/>
          <w:u w:color="000000"/>
          <w:rtl w:val="0"/>
          <w:lang w:val="en-US"/>
        </w:rPr>
        <w:t>chrome</w:t>
      </w:r>
    </w:p>
    <w:p>
      <w:pPr>
        <w:pStyle w:val="HTML Preformatted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color w:val="000000"/>
          <w:u w:color="000000"/>
          <w:lang w:val="zh-TW" w:eastAsia="zh-TW"/>
        </w:rPr>
      </w:pPr>
      <w:r>
        <w:rPr>
          <w:rFonts w:ascii="Times"/>
          <w:color w:val="000000"/>
          <w:u w:color="000000"/>
          <w:rtl w:val="0"/>
          <w:lang w:val="zh-TW" w:eastAsia="zh-TW"/>
        </w:rPr>
        <w:t>App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端：</w:t>
      </w:r>
      <w:r>
        <w:rPr>
          <w:rFonts w:ascii="Times"/>
          <w:color w:val="000000"/>
          <w:u w:color="000000"/>
          <w:rtl w:val="0"/>
          <w:lang w:val="zh-TW" w:eastAsia="zh-TW"/>
        </w:rPr>
        <w:t>android4.4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系统以上</w:t>
      </w:r>
    </w:p>
    <w:p>
      <w:pPr>
        <w:pStyle w:val="列出段落1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业务流程图</w:t>
      </w:r>
    </w:p>
    <w:p>
      <w:pPr>
        <w:pStyle w:val="Normal"/>
        <w:rPr>
          <w:color w:val="000000"/>
          <w:u w:color="000000"/>
        </w:rPr>
      </w:pPr>
      <w:r>
        <w:rPr>
          <w:color w:val="000000"/>
          <w:u w:color="000000"/>
          <w:rtl w:val="0"/>
        </w:rPr>
        <w:drawing>
          <wp:inline distT="0" distB="0" distL="0" distR="0">
            <wp:extent cx="5270108" cy="4385311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108" cy="4385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ind w:left="420" w:firstLine="0"/>
        <w:rPr>
          <w:color w:val="000000"/>
          <w:u w:color="000000"/>
        </w:rPr>
      </w:pPr>
    </w:p>
    <w:p>
      <w:pPr>
        <w:pStyle w:val="heading 2"/>
        <w:numPr>
          <w:ilvl w:val="0"/>
          <w:numId w:val="19"/>
        </w:numPr>
        <w:tabs>
          <w:tab w:val="num" w:pos="420"/>
          <w:tab w:val="clear" w:pos="0"/>
        </w:tabs>
        <w:ind w:left="420" w:hanging="420"/>
        <w:rPr>
          <w:rFonts w:ascii="Cambria" w:cs="Cambria" w:hAnsi="Cambria" w:eastAsia="Cambr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6" w:id="10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分派双日计划（</w:t>
      </w:r>
      <w:ins w:id="11" w:date="2018-07-04T17:22:16Z" w:author="作者">
        <w:r>
          <w:rPr>
            <w:rFonts w:ascii="Cambria" w:cs="Cambria" w:hAnsi="Cambria" w:eastAsia="Cambria"/>
            <w:color w:val="000000"/>
            <w:u w:color="000000"/>
            <w:rtl w:val="0"/>
            <w:lang w:val="zh-TW" w:eastAsia="zh-TW"/>
          </w:rPr>
          <w:t>各专业</w:t>
        </w:r>
      </w:ins>
      <w:del w:id="12" w:date="2018-07-04T17:22:14Z" w:author="作者">
        <w:r>
          <w:rPr>
            <w:rFonts w:ascii="Cambria" w:cs="Cambria" w:hAnsi="Cambria" w:eastAsia="Cambria"/>
            <w:color w:val="000000"/>
            <w:u w:color="000000"/>
            <w:rtl w:val="0"/>
            <w:lang w:val="zh-TW" w:eastAsia="zh-TW"/>
          </w:rPr>
          <w:delText>管道</w:delText>
        </w:r>
      </w:del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）</w:t>
      </w:r>
      <w:bookmarkEnd w:id="10"/>
    </w:p>
    <w:p>
      <w:pPr>
        <w:pStyle w:val="heading 3"/>
        <w:numPr>
          <w:ilvl w:val="0"/>
          <w:numId w:val="20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7" w:id="13"/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滚动计划推送给班长</w:t>
      </w:r>
      <w:bookmarkEnd w:id="13"/>
    </w:p>
    <w:p>
      <w:pPr>
        <w:pStyle w:val="Normal"/>
        <w:ind w:firstLine="420"/>
        <w:rPr>
          <w:color w:val="000000"/>
          <w:u w:color="00000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前置条件：</w:t>
      </w:r>
      <w:r>
        <w:rPr>
          <w:rFonts w:ascii="Trebuchet MS"/>
          <w:color w:val="000000"/>
          <w:u w:color="000000"/>
          <w:rtl w:val="0"/>
          <w:lang w:val="zh-TW" w:eastAsia="zh-TW"/>
        </w:rPr>
        <w:t>ENPower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调用我方服务器提供的</w:t>
      </w:r>
      <w:r>
        <w:rPr>
          <w:rFonts w:ascii="Trebuchet MS"/>
          <w:color w:val="000000"/>
          <w:u w:color="000000"/>
          <w:rtl w:val="0"/>
          <w:lang w:val="zh-TW" w:eastAsia="zh-TW"/>
        </w:rPr>
        <w:t>HTTP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接口将滚动计划数据写入我方滚动计划数据库。</w:t>
      </w: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列出段落1"/>
        <w:tabs>
          <w:tab w:val="left" w:pos="1260"/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7800"/>
        </w:tabs>
        <w:ind w:firstLine="420"/>
        <w:rPr>
          <w:color w:val="000000"/>
          <w:u w:color="000000"/>
        </w:rPr>
      </w:pPr>
    </w:p>
    <w:p>
      <w:pPr>
        <w:pStyle w:val="heading 2"/>
        <w:rPr>
          <w:rFonts w:ascii="宋体" w:cs="宋体" w:hAnsi="宋体" w:eastAsia="宋体"/>
          <w:color w:val="000000"/>
          <w:u w:color="000000"/>
        </w:rPr>
      </w:pPr>
      <w:bookmarkStart w:name="_Toc8" w:id="14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1.1</w:t>
      </w:r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写入滚动计划接口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（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/api/</w:t>
      </w:r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v1/rolling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_</w:t>
      </w:r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plan</w:t>
      </w:r>
      <w:r>
        <w:rPr>
          <w:rFonts w:ascii="Cambria" w:cs="Cambria" w:hAnsi="Cambria" w:eastAsia="Cambria"/>
          <w:color w:val="000000"/>
          <w:u w:color="000000"/>
          <w:rtl w:val="0"/>
          <w:lang w:val="en-US"/>
        </w:rPr>
        <w:t>_list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）</w:t>
      </w:r>
      <w:bookmarkEnd w:id="14"/>
    </w:p>
    <w:p>
      <w:pPr>
        <w:pStyle w:val="列出段落1"/>
        <w:tabs>
          <w:tab w:val="left" w:pos="1260"/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7800"/>
        </w:tabs>
        <w:ind w:firstLine="420"/>
        <w:rPr>
          <w:color w:val="000000"/>
          <w:u w:color="000000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根据我方平台分配的唯一</w:t>
      </w:r>
      <w:r>
        <w:rPr>
          <w:rFonts w:ascii="Times"/>
          <w:color w:val="000000"/>
          <w:u w:color="000000"/>
          <w:rtl w:val="0"/>
          <w:lang w:val="zh-TW" w:eastAsia="zh-TW"/>
        </w:rPr>
        <w:t>ID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进行接口调用，同时需要考虑采用私钥加密方式，双方共享密钥（</w:t>
      </w:r>
      <w:r>
        <w:rPr>
          <w:rFonts w:ascii="Times"/>
          <w:color w:val="000000"/>
          <w:u w:color="000000"/>
          <w:rtl w:val="0"/>
          <w:lang w:val="zh-TW" w:eastAsia="zh-TW"/>
        </w:rPr>
        <w:t>secret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）</w:t>
      </w: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发起方：</w:t>
      </w:r>
      <w:r>
        <w:rPr>
          <w:rFonts w:ascii="Trebuchet MS"/>
          <w:color w:val="000000"/>
          <w:u w:color="000000"/>
          <w:rtl w:val="0"/>
          <w:lang w:val="zh-TW" w:eastAsia="zh-TW"/>
        </w:rPr>
        <w:t>EnPower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系统</w:t>
      </w: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接收方：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知尔行滚动计划后台</w:t>
      </w: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请求方式：</w:t>
      </w:r>
      <w:r>
        <w:rPr>
          <w:rFonts w:ascii="Trebuchet MS"/>
          <w:color w:val="000000"/>
          <w:u w:color="000000"/>
          <w:rtl w:val="0"/>
          <w:lang w:val="zh-TW" w:eastAsia="zh-TW"/>
        </w:rPr>
        <w:t>HTTP-post</w:t>
      </w: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数据定义如下：</w:t>
      </w:r>
    </w:p>
    <w:tbl>
      <w:tblPr>
        <w:tblW w:w="830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251"/>
        <w:gridCol w:w="1622"/>
        <w:gridCol w:w="951"/>
        <w:gridCol w:w="1256"/>
        <w:gridCol w:w="2280"/>
        <w:gridCol w:w="940"/>
      </w:tblGrid>
      <w:tr>
        <w:tblPrEx>
          <w:shd w:val="clear" w:color="auto" w:fill="auto"/>
        </w:tblPrEx>
        <w:trPr>
          <w:trHeight w:val="61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参数名称</w:t>
            </w:r>
          </w:p>
        </w:tc>
        <w:tc>
          <w:tcPr>
            <w:tcW w:type="dxa" w:w="16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参数名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1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最大长度</w:t>
            </w:r>
          </w:p>
        </w:tc>
        <w:tc>
          <w:tcPr>
            <w:tcW w:type="dxa" w:w="2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备注</w:t>
            </w:r>
          </w:p>
        </w:tc>
        <w:tc>
          <w:tcPr>
            <w:tcW w:type="dxa" w:w="9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其它说明</w:t>
            </w:r>
          </w:p>
        </w:tc>
      </w:tr>
      <w:tr>
        <w:tblPrEx>
          <w:shd w:val="clear" w:color="auto" w:fill="auto"/>
        </w:tblPrEx>
        <w:trPr>
          <w:trHeight w:val="38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客户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ID</w:t>
            </w:r>
          </w:p>
        </w:tc>
        <w:tc>
          <w:tcPr>
            <w:tcW w:type="dxa" w:w="16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cid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String</w:t>
            </w:r>
          </w:p>
        </w:tc>
        <w:tc>
          <w:tcPr>
            <w:tcW w:type="dxa" w:w="1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40</w:t>
            </w:r>
          </w:p>
        </w:tc>
        <w:tc>
          <w:tcPr>
            <w:tcW w:type="dxa" w:w="2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76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滚动计划数据列表</w:t>
            </w:r>
          </w:p>
        </w:tc>
        <w:tc>
          <w:tcPr>
            <w:tcW w:type="dxa" w:w="16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planlist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String</w:t>
            </w:r>
          </w:p>
        </w:tc>
        <w:tc>
          <w:tcPr>
            <w:tcW w:type="dxa" w:w="1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widowControl w:val="1"/>
              <w:jc w:val="left"/>
            </w:pPr>
            <w:r>
              <w:rPr>
                <w:rFonts w:eastAsia="Arial Unicode MS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采用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json</w:t>
            </w:r>
            <w:r>
              <w:rPr>
                <w:rFonts w:eastAsia="Arial Unicode MS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数组格式</w:t>
            </w:r>
          </w:p>
        </w:tc>
        <w:tc>
          <w:tcPr>
            <w:tcW w:type="dxa" w:w="9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75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操作单号</w:t>
            </w:r>
          </w:p>
        </w:tc>
        <w:tc>
          <w:tcPr>
            <w:tcW w:type="dxa" w:w="16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jobid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String</w:t>
            </w:r>
          </w:p>
        </w:tc>
        <w:tc>
          <w:tcPr>
            <w:tcW w:type="dxa" w:w="1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40</w:t>
            </w:r>
          </w:p>
        </w:tc>
        <w:tc>
          <w:tcPr>
            <w:tcW w:type="dxa" w:w="2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widowControl w:val="1"/>
              <w:jc w:val="left"/>
            </w:pPr>
            <w:r>
              <w:rPr>
                <w:rFonts w:eastAsia="Arial Unicode MS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每次请求单号</w:t>
            </w:r>
          </w:p>
        </w:tc>
        <w:tc>
          <w:tcPr>
            <w:tcW w:type="dxa" w:w="9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widowControl w:val="1"/>
              <w:jc w:val="left"/>
            </w:pPr>
            <w:r>
              <w:rPr>
                <w:rFonts w:eastAsia="Arial Unicode MS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非必传参数</w:t>
            </w:r>
          </w:p>
        </w:tc>
      </w:tr>
      <w:tr>
        <w:tblPrEx>
          <w:shd w:val="clear" w:color="auto" w:fill="auto"/>
        </w:tblPrEx>
        <w:trPr>
          <w:trHeight w:val="554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时间戳</w:t>
            </w:r>
          </w:p>
        </w:tc>
        <w:tc>
          <w:tcPr>
            <w:tcW w:type="dxa" w:w="16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timestamp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String</w:t>
            </w:r>
          </w:p>
        </w:tc>
        <w:tc>
          <w:tcPr>
            <w:tcW w:type="dxa" w:w="1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20</w:t>
            </w:r>
          </w:p>
        </w:tc>
        <w:tc>
          <w:tcPr>
            <w:tcW w:type="dxa" w:w="2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1"/>
                <w:szCs w:val="21"/>
                <w:u w:val="none" w:color="3f7f5f"/>
                <w:vertAlign w:val="baseline"/>
                <w:rtl w:val="0"/>
                <w:lang w:val="en-US"/>
              </w:rPr>
              <w:t>yyyyMMddhhmm</w:t>
            </w:r>
          </w:p>
        </w:tc>
        <w:tc>
          <w:tcPr>
            <w:tcW w:type="dxa" w:w="9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1166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校验码</w:t>
            </w:r>
          </w:p>
        </w:tc>
        <w:tc>
          <w:tcPr>
            <w:tcW w:type="dxa" w:w="16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checksum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String</w:t>
            </w:r>
          </w:p>
        </w:tc>
        <w:tc>
          <w:tcPr>
            <w:tcW w:type="dxa" w:w="1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32</w:t>
            </w:r>
          </w:p>
        </w:tc>
        <w:tc>
          <w:tcPr>
            <w:tcW w:type="dxa" w:w="2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1"/>
                <w:szCs w:val="21"/>
                <w:u w:val="none" w:color="3f7f5f"/>
                <w:vertAlign w:val="baseline"/>
                <w:rtl w:val="0"/>
                <w:lang w:val="en-US"/>
              </w:rPr>
              <w:t xml:space="preserve">md5 checksum 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1"/>
                <w:szCs w:val="21"/>
                <w:u w:val="none" w:color="3f7f5f"/>
                <w:vertAlign w:val="baseline"/>
                <w:rtl w:val="0"/>
                <w:lang w:val="zh-TW" w:eastAsia="zh-TW"/>
              </w:rPr>
              <w:t>算法</w:t>
            </w:r>
          </w:p>
        </w:tc>
      </w:tr>
    </w:tbl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ind w:left="648" w:hanging="648"/>
        <w:jc w:val="left"/>
        <w:rPr>
          <w:color w:val="000000"/>
          <w:u w:color="000000"/>
        </w:rPr>
      </w:pPr>
    </w:p>
    <w:p>
      <w:pPr>
        <w:pStyle w:val="正文 A"/>
        <w:ind w:left="540" w:hanging="540"/>
        <w:jc w:val="left"/>
        <w:rPr>
          <w:color w:val="000000"/>
          <w:u w:color="000000"/>
        </w:rPr>
      </w:pPr>
    </w:p>
    <w:p>
      <w:pPr>
        <w:pStyle w:val="正文 A"/>
        <w:ind w:left="432" w:hanging="432"/>
        <w:jc w:val="left"/>
        <w:rPr>
          <w:color w:val="000000"/>
          <w:u w:color="000000"/>
        </w:rPr>
      </w:pPr>
    </w:p>
    <w:p>
      <w:pPr>
        <w:pStyle w:val="正文 A"/>
        <w:ind w:left="324" w:hanging="324"/>
        <w:jc w:val="left"/>
        <w:rPr>
          <w:color w:val="000000"/>
          <w:u w:color="000000"/>
        </w:rPr>
      </w:pPr>
    </w:p>
    <w:p>
      <w:pPr>
        <w:pStyle w:val="正文 A"/>
        <w:ind w:left="216" w:hanging="216"/>
        <w:jc w:val="left"/>
        <w:rPr>
          <w:color w:val="000000"/>
          <w:u w:color="000000"/>
        </w:rPr>
      </w:pPr>
    </w:p>
    <w:p>
      <w:pPr>
        <w:pStyle w:val="正文 A"/>
        <w:ind w:left="108" w:hanging="108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参数说明：</w:t>
      </w: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Consolas"/>
          <w:color w:val="000000"/>
          <w:kern w:val="0"/>
          <w:u w:color="0000c0"/>
          <w:rtl w:val="0"/>
          <w:lang w:val="zh-TW" w:eastAsia="zh-TW"/>
        </w:rPr>
        <w:t>cid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，用户</w:t>
      </w:r>
      <w:r>
        <w:rPr>
          <w:rFonts w:ascii="Trebuchet MS"/>
          <w:color w:val="000000"/>
          <w:u w:color="000000"/>
          <w:rtl w:val="0"/>
          <w:lang w:val="zh-TW" w:eastAsia="zh-TW"/>
        </w:rPr>
        <w:t>ID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，一般是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我方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平台分配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指定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。</w:t>
      </w:r>
    </w:p>
    <w:p>
      <w:pPr>
        <w:pStyle w:val="正文 A"/>
        <w:jc w:val="left"/>
        <w:rPr>
          <w:rFonts w:ascii="宋体" w:cs="宋体" w:hAnsi="宋体" w:eastAsia="宋体"/>
          <w:color w:val="000000"/>
          <w:u w:color="000000"/>
        </w:rPr>
      </w:pPr>
      <w:r>
        <w:rPr>
          <w:rFonts w:ascii="Trebuchet MS"/>
          <w:color w:val="000000"/>
          <w:u w:color="000000"/>
          <w:rtl w:val="0"/>
          <w:lang w:val="en-US"/>
        </w:rPr>
        <w:t>planlist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，字符串，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采用</w:t>
      </w:r>
      <w:r>
        <w:rPr>
          <w:rFonts w:ascii="Trebuchet MS"/>
          <w:color w:val="000000"/>
          <w:u w:color="000000"/>
          <w:rtl w:val="0"/>
          <w:lang w:val="zh-TW" w:eastAsia="zh-TW"/>
        </w:rPr>
        <w:t>json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数组格式写入，具体传的内容字段由</w:t>
      </w:r>
      <w:r>
        <w:rPr>
          <w:rFonts w:ascii="Trebuchet MS"/>
          <w:color w:val="000000"/>
          <w:u w:color="000000"/>
          <w:rtl w:val="0"/>
          <w:lang w:val="zh-TW" w:eastAsia="zh-TW"/>
        </w:rPr>
        <w:t>ENPower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指定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。</w:t>
      </w:r>
    </w:p>
    <w:p>
      <w:pPr>
        <w:pStyle w:val="正文 A"/>
        <w:jc w:val="left"/>
        <w:rPr>
          <w:rFonts w:ascii="宋体" w:cs="宋体" w:hAnsi="宋体" w:eastAsia="宋体"/>
          <w:color w:val="000000"/>
          <w:u w:color="000000"/>
          <w:lang w:val="zh-TW" w:eastAsia="zh-TW"/>
        </w:rPr>
      </w:pPr>
    </w:p>
    <w:p>
      <w:pPr>
        <w:pStyle w:val="正文 A"/>
        <w:jc w:val="left"/>
        <w:rPr>
          <w:rFonts w:ascii="Consolas" w:cs="Consolas" w:hAnsi="Consolas" w:eastAsia="Consolas"/>
          <w:color w:val="000000"/>
          <w:kern w:val="0"/>
          <w:u w:color="0000c0"/>
          <w:lang w:val="zh-TW" w:eastAsia="zh-TW"/>
        </w:rPr>
      </w:pPr>
      <w:r>
        <w:rPr>
          <w:rFonts w:ascii="Trebuchet MS"/>
          <w:color w:val="000000"/>
          <w:u w:color="000000"/>
          <w:rtl w:val="0"/>
          <w:lang w:val="zh-TW" w:eastAsia="zh-TW"/>
        </w:rPr>
        <w:t xml:space="preserve">jobid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为非必传参数，每次请求客户方可以指定内容，请求成功原样返回，便于客户跟踪对应是哪一次请求的操作。</w:t>
      </w:r>
    </w:p>
    <w:p>
      <w:pPr>
        <w:pStyle w:val="正文 A"/>
        <w:jc w:val="left"/>
        <w:rPr>
          <w:rFonts w:ascii="Consolas" w:cs="Consolas" w:hAnsi="Consolas" w:eastAsia="Consolas"/>
          <w:color w:val="000000"/>
          <w:kern w:val="0"/>
          <w:u w:color="0000c0"/>
        </w:rPr>
      </w:pP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Trebuchet MS"/>
          <w:color w:val="000000"/>
          <w:u w:color="000000"/>
          <w:rtl w:val="0"/>
          <w:lang w:val="zh-TW" w:eastAsia="zh-TW"/>
        </w:rPr>
        <w:t>timestamp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，字符串格式，提交时间比如</w:t>
      </w:r>
      <w:r>
        <w:rPr>
          <w:rFonts w:ascii="Trebuchet MS"/>
          <w:color w:val="000000"/>
          <w:u w:color="000000"/>
          <w:rtl w:val="0"/>
          <w:lang w:val="zh-TW" w:eastAsia="zh-TW"/>
        </w:rPr>
        <w:t>2017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年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8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月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24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日</w:t>
      </w:r>
      <w:r>
        <w:rPr>
          <w:rFonts w:ascii="Trebuchet MS"/>
          <w:color w:val="000000"/>
          <w:u w:color="000000"/>
          <w:rtl w:val="0"/>
          <w:lang w:val="zh-TW" w:eastAsia="zh-TW"/>
        </w:rPr>
        <w:t>10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点</w:t>
      </w:r>
      <w:r>
        <w:rPr>
          <w:rFonts w:ascii="Trebuchet MS"/>
          <w:color w:val="000000"/>
          <w:u w:color="000000"/>
          <w:rtl w:val="0"/>
          <w:lang w:val="zh-TW" w:eastAsia="zh-TW"/>
        </w:rPr>
        <w:t>10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分</w:t>
      </w:r>
      <w:r>
        <w:rPr>
          <w:rFonts w:ascii="Trebuchet MS"/>
          <w:color w:val="000000"/>
          <w:u w:color="000000"/>
          <w:rtl w:val="0"/>
          <w:lang w:val="zh-TW" w:eastAsia="zh-TW"/>
        </w:rPr>
        <w:t>11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 xml:space="preserve">秒 ， </w:t>
      </w:r>
      <w:r>
        <w:rPr>
          <w:rFonts w:ascii="Trebuchet MS"/>
          <w:color w:val="000000"/>
          <w:u w:color="000000"/>
          <w:rtl w:val="0"/>
          <w:lang w:val="zh-TW" w:eastAsia="zh-TW"/>
        </w:rPr>
        <w:t xml:space="preserve">20170824101011 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。</w:t>
      </w: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Trebuchet MS"/>
          <w:color w:val="000000"/>
          <w:u w:color="000000"/>
          <w:rtl w:val="0"/>
          <w:lang w:val="zh-TW" w:eastAsia="zh-TW"/>
        </w:rPr>
        <w:t xml:space="preserve">checksum 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是</w:t>
      </w:r>
      <w:r>
        <w:rPr>
          <w:rFonts w:ascii="Trebuchet MS"/>
          <w:color w:val="000000"/>
          <w:u w:color="000000"/>
          <w:rtl w:val="0"/>
          <w:lang w:val="zh-TW" w:eastAsia="zh-TW"/>
        </w:rPr>
        <w:t>32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 xml:space="preserve">个字符的串，比如    </w:t>
      </w:r>
      <w:r>
        <w:rPr>
          <w:rFonts w:ascii="Trebuchet MS"/>
          <w:color w:val="000000"/>
          <w:u w:color="000000"/>
          <w:rtl w:val="0"/>
          <w:lang w:val="zh-TW" w:eastAsia="zh-TW"/>
        </w:rPr>
        <w:t>359ee05059a0ebc2abeebdb9f9d539b1</w:t>
      </w: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rFonts w:ascii="Consolas" w:cs="Consolas" w:hAnsi="Consolas" w:eastAsia="Consolas"/>
          <w:color w:val="000000"/>
          <w:kern w:val="0"/>
          <w:u w:color="000000"/>
          <w:lang w:val="zh-TW" w:eastAsia="zh-TW"/>
        </w:rPr>
      </w:pPr>
      <w:r>
        <w:rPr>
          <w:rFonts w:ascii="Trebuchet MS"/>
          <w:color w:val="000000"/>
          <w:u w:color="000000"/>
          <w:rtl w:val="0"/>
          <w:lang w:val="zh-TW" w:eastAsia="zh-TW"/>
        </w:rPr>
        <w:t>checksum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为将</w:t>
      </w:r>
      <w:r>
        <w:rPr>
          <w:rFonts w:ascii="Consolas"/>
          <w:color w:val="000000"/>
          <w:kern w:val="0"/>
          <w:u w:color="000000"/>
          <w:rtl w:val="0"/>
          <w:lang w:val="zh-TW" w:eastAsia="zh-TW"/>
        </w:rPr>
        <w:t>cid,timestamp,secret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三</w:t>
      </w:r>
      <w:r>
        <w:rPr>
          <w:rFonts w:ascii="宋体" w:cs="宋体" w:hAnsi="宋体" w:eastAsia="宋体"/>
          <w:color w:val="000000"/>
          <w:kern w:val="0"/>
          <w:u w:color="000000"/>
          <w:rtl w:val="0"/>
          <w:lang w:val="zh-TW" w:eastAsia="zh-TW"/>
        </w:rPr>
        <w:t>个字符串的值连接后用</w:t>
      </w:r>
      <w:r>
        <w:rPr>
          <w:rFonts w:ascii="Consolas"/>
          <w:color w:val="000000"/>
          <w:kern w:val="0"/>
          <w:u w:color="000000"/>
          <w:rtl w:val="0"/>
          <w:lang w:val="zh-TW" w:eastAsia="zh-TW"/>
        </w:rPr>
        <w:t>MD5</w:t>
      </w:r>
      <w:r>
        <w:rPr>
          <w:rFonts w:ascii="宋体" w:cs="宋体" w:hAnsi="宋体" w:eastAsia="宋体"/>
          <w:color w:val="000000"/>
          <w:kern w:val="0"/>
          <w:u w:color="000000"/>
          <w:rtl w:val="0"/>
          <w:lang w:val="zh-TW" w:eastAsia="zh-TW"/>
        </w:rPr>
        <w:t>运算后得到的结果。</w:t>
      </w: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Trebuchet MS"/>
          <w:color w:val="000000"/>
          <w:u w:color="000000"/>
          <w:rtl w:val="0"/>
          <w:lang w:val="zh-TW" w:eastAsia="zh-TW"/>
        </w:rPr>
        <w:t>checksum = md5(</w:t>
      </w:r>
      <w:r>
        <w:rPr>
          <w:rFonts w:ascii="Consolas"/>
          <w:color w:val="000000"/>
          <w:kern w:val="0"/>
          <w:u w:color="000000"/>
          <w:rtl w:val="0"/>
          <w:lang w:val="zh-TW" w:eastAsia="zh-TW"/>
        </w:rPr>
        <w:t>cid + timestamp + secret</w:t>
      </w:r>
      <w:r>
        <w:rPr>
          <w:rFonts w:ascii="Trebuchet MS"/>
          <w:color w:val="000000"/>
          <w:u w:color="000000"/>
          <w:rtl w:val="0"/>
          <w:lang w:val="zh-TW" w:eastAsia="zh-TW"/>
        </w:rPr>
        <w:t>)</w:t>
      </w: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其中</w:t>
      </w:r>
      <w:r>
        <w:rPr>
          <w:rFonts w:ascii="Trebuchet MS"/>
          <w:color w:val="000000"/>
          <w:u w:color="000000"/>
          <w:rtl w:val="0"/>
          <w:lang w:val="zh-TW" w:eastAsia="zh-TW"/>
        </w:rPr>
        <w:t>secret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 xml:space="preserve">是共享密匙，比如是 </w:t>
      </w:r>
      <w:r>
        <w:rPr>
          <w:rFonts w:ascii="Trebuchet MS"/>
          <w:color w:val="000000"/>
          <w:u w:color="000000"/>
          <w:rtl w:val="0"/>
          <w:lang w:val="zh-TW" w:eastAsia="zh-TW"/>
        </w:rPr>
        <w:t>mytest</w:t>
      </w: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  <w:lang w:val="zh-TW" w:eastAsia="zh-TW"/>
        </w:rPr>
      </w:pP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返回消息</w:t>
      </w:r>
    </w:p>
    <w:tbl>
      <w:tblPr>
        <w:tblW w:w="900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713"/>
        <w:gridCol w:w="1162"/>
        <w:gridCol w:w="1572"/>
        <w:gridCol w:w="1740"/>
        <w:gridCol w:w="1404"/>
        <w:gridCol w:w="1416"/>
      </w:tblGrid>
      <w:tr>
        <w:tblPrEx>
          <w:shd w:val="clear" w:color="auto" w:fill="auto"/>
        </w:tblPrEx>
        <w:trPr>
          <w:trHeight w:val="380" w:hRule="atLeast"/>
        </w:trPr>
        <w:tc>
          <w:tcPr>
            <w:tcW w:type="dxa" w:w="17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参数名称</w:t>
            </w:r>
          </w:p>
        </w:tc>
        <w:tc>
          <w:tcPr>
            <w:tcW w:type="dxa" w:w="11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参数名</w:t>
            </w:r>
          </w:p>
        </w:tc>
        <w:tc>
          <w:tcPr>
            <w:tcW w:type="dxa" w:w="1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1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最大长度</w:t>
            </w:r>
          </w:p>
        </w:tc>
        <w:tc>
          <w:tcPr>
            <w:tcW w:type="dxa" w:w="14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备注</w:t>
            </w:r>
          </w:p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其它说明</w:t>
            </w:r>
          </w:p>
        </w:tc>
      </w:tr>
      <w:tr>
        <w:tblPrEx>
          <w:shd w:val="clear" w:color="auto" w:fill="auto"/>
        </w:tblPrEx>
        <w:trPr>
          <w:trHeight w:val="380" w:hRule="atLeast"/>
        </w:trPr>
        <w:tc>
          <w:tcPr>
            <w:tcW w:type="dxa" w:w="17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客户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ID</w:t>
            </w:r>
          </w:p>
        </w:tc>
        <w:tc>
          <w:tcPr>
            <w:tcW w:type="dxa" w:w="11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cid</w:t>
            </w:r>
          </w:p>
        </w:tc>
        <w:tc>
          <w:tcPr>
            <w:tcW w:type="dxa" w:w="1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String</w:t>
            </w:r>
          </w:p>
        </w:tc>
        <w:tc>
          <w:tcPr>
            <w:tcW w:type="dxa" w:w="1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40</w:t>
            </w:r>
          </w:p>
        </w:tc>
        <w:tc>
          <w:tcPr>
            <w:tcW w:type="dxa" w:w="14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1090" w:hRule="atLeast"/>
        </w:trPr>
        <w:tc>
          <w:tcPr>
            <w:tcW w:type="dxa" w:w="17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单号</w:t>
            </w:r>
          </w:p>
        </w:tc>
        <w:tc>
          <w:tcPr>
            <w:tcW w:type="dxa" w:w="11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jobid</w:t>
            </w:r>
          </w:p>
        </w:tc>
        <w:tc>
          <w:tcPr>
            <w:tcW w:type="dxa" w:w="1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String</w:t>
            </w:r>
          </w:p>
        </w:tc>
        <w:tc>
          <w:tcPr>
            <w:tcW w:type="dxa" w:w="1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40</w:t>
            </w:r>
          </w:p>
        </w:tc>
        <w:tc>
          <w:tcPr>
            <w:tcW w:type="dxa" w:w="14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widowControl w:val="1"/>
              <w:jc w:val="left"/>
            </w:pPr>
            <w:r>
              <w:rPr>
                <w:rFonts w:eastAsia="Arial Unicode MS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如果没有传则返回空</w:t>
            </w:r>
          </w:p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80" w:hRule="atLeast"/>
        </w:trPr>
        <w:tc>
          <w:tcPr>
            <w:tcW w:type="dxa" w:w="17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返回码</w:t>
            </w:r>
          </w:p>
        </w:tc>
        <w:tc>
          <w:tcPr>
            <w:tcW w:type="dxa" w:w="11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code</w:t>
            </w:r>
          </w:p>
        </w:tc>
        <w:tc>
          <w:tcPr>
            <w:tcW w:type="dxa" w:w="1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String</w:t>
            </w:r>
          </w:p>
        </w:tc>
        <w:tc>
          <w:tcPr>
            <w:tcW w:type="dxa" w:w="1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20</w:t>
            </w:r>
          </w:p>
        </w:tc>
        <w:tc>
          <w:tcPr>
            <w:tcW w:type="dxa" w:w="14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90" w:hRule="atLeast"/>
        </w:trPr>
        <w:tc>
          <w:tcPr>
            <w:tcW w:type="dxa" w:w="17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校验码</w:t>
            </w:r>
          </w:p>
        </w:tc>
        <w:tc>
          <w:tcPr>
            <w:tcW w:type="dxa" w:w="11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checksum</w:t>
            </w:r>
          </w:p>
        </w:tc>
        <w:tc>
          <w:tcPr>
            <w:tcW w:type="dxa" w:w="1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String</w:t>
            </w:r>
          </w:p>
        </w:tc>
        <w:tc>
          <w:tcPr>
            <w:tcW w:type="dxa" w:w="1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32</w:t>
            </w:r>
          </w:p>
        </w:tc>
        <w:tc>
          <w:tcPr>
            <w:tcW w:type="dxa" w:w="14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left"/>
            </w:pPr>
            <w:r>
              <w:rPr>
                <w:rFonts w:ascii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1"/>
                <w:szCs w:val="21"/>
                <w:u w:val="none" w:color="3f7f5f"/>
                <w:vertAlign w:val="baseline"/>
                <w:rtl w:val="0"/>
                <w:lang w:val="en-US"/>
              </w:rPr>
              <w:t xml:space="preserve">md5 checksum 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1"/>
                <w:szCs w:val="21"/>
                <w:u w:val="none" w:color="3f7f5f"/>
                <w:vertAlign w:val="baseline"/>
                <w:rtl w:val="0"/>
                <w:lang w:val="zh-TW" w:eastAsia="zh-TW"/>
              </w:rPr>
              <w:t>算法</w:t>
            </w:r>
          </w:p>
        </w:tc>
      </w:tr>
    </w:tbl>
    <w:p>
      <w:pPr>
        <w:pStyle w:val="正文 A"/>
        <w:jc w:val="left"/>
        <w:rPr>
          <w:color w:val="000000"/>
          <w:u w:color="000000"/>
          <w:lang w:val="zh-TW" w:eastAsia="zh-TW"/>
        </w:rPr>
      </w:pPr>
    </w:p>
    <w:p>
      <w:pPr>
        <w:pStyle w:val="正文 A"/>
        <w:ind w:left="648" w:hanging="648"/>
        <w:jc w:val="left"/>
        <w:rPr>
          <w:color w:val="000000"/>
          <w:u w:color="000000"/>
          <w:lang w:val="zh-TW" w:eastAsia="zh-TW"/>
        </w:rPr>
      </w:pPr>
    </w:p>
    <w:p>
      <w:pPr>
        <w:pStyle w:val="正文 A"/>
        <w:ind w:left="540" w:hanging="540"/>
        <w:jc w:val="left"/>
        <w:rPr>
          <w:color w:val="000000"/>
          <w:u w:color="000000"/>
          <w:lang w:val="zh-TW" w:eastAsia="zh-TW"/>
        </w:rPr>
      </w:pPr>
    </w:p>
    <w:p>
      <w:pPr>
        <w:pStyle w:val="正文 A"/>
        <w:ind w:left="432" w:hanging="432"/>
        <w:jc w:val="left"/>
        <w:rPr>
          <w:color w:val="000000"/>
          <w:u w:color="000000"/>
          <w:lang w:val="zh-TW" w:eastAsia="zh-TW"/>
        </w:rPr>
      </w:pPr>
    </w:p>
    <w:p>
      <w:pPr>
        <w:pStyle w:val="正文 A"/>
        <w:ind w:left="324" w:hanging="324"/>
        <w:jc w:val="left"/>
        <w:rPr>
          <w:color w:val="000000"/>
          <w:u w:color="000000"/>
          <w:lang w:val="zh-TW" w:eastAsia="zh-TW"/>
        </w:rPr>
      </w:pPr>
    </w:p>
    <w:p>
      <w:pPr>
        <w:pStyle w:val="正文 A"/>
        <w:ind w:left="216" w:hanging="216"/>
        <w:jc w:val="left"/>
        <w:rPr>
          <w:color w:val="000000"/>
          <w:u w:color="000000"/>
          <w:lang w:val="zh-TW" w:eastAsia="zh-TW"/>
        </w:rPr>
      </w:pPr>
    </w:p>
    <w:p>
      <w:pPr>
        <w:pStyle w:val="正文 A"/>
        <w:ind w:left="108" w:hanging="108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正文 A"/>
        <w:jc w:val="left"/>
        <w:rPr>
          <w:color w:val="000000"/>
          <w:u w:color="000000"/>
        </w:rPr>
      </w:pPr>
      <w:r>
        <w:rPr>
          <w:rFonts w:ascii="Trebuchet MS"/>
          <w:color w:val="000000"/>
          <w:u w:color="000000"/>
          <w:rtl w:val="0"/>
          <w:lang w:val="en-US"/>
        </w:rPr>
        <w:t>code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返回值定义：</w:t>
      </w:r>
    </w:p>
    <w:p>
      <w:pPr>
        <w:pStyle w:val="正文 A"/>
        <w:jc w:val="left"/>
        <w:rPr>
          <w:color w:val="000000"/>
          <w:u w:color="000000"/>
        </w:rPr>
      </w:pPr>
      <w:r>
        <w:rPr>
          <w:rFonts w:ascii="Trebuchet MS"/>
          <w:color w:val="000000"/>
          <w:u w:color="000000"/>
          <w:rtl w:val="0"/>
          <w:lang w:val="en-US"/>
        </w:rPr>
        <w:t>200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： 正确接收</w:t>
      </w:r>
    </w:p>
    <w:p>
      <w:pPr>
        <w:pStyle w:val="正文 A"/>
        <w:jc w:val="left"/>
        <w:rPr>
          <w:color w:val="000000"/>
          <w:u w:color="000000"/>
        </w:rPr>
      </w:pPr>
      <w:r>
        <w:rPr>
          <w:rFonts w:ascii="Trebuchet MS"/>
          <w:color w:val="000000"/>
          <w:u w:color="000000"/>
          <w:rtl w:val="0"/>
          <w:lang w:val="en-US"/>
        </w:rPr>
        <w:t>300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： 校验错</w:t>
      </w:r>
    </w:p>
    <w:p>
      <w:pPr>
        <w:pStyle w:val="正文 A"/>
        <w:jc w:val="left"/>
        <w:rPr>
          <w:rFonts w:ascii="宋体" w:cs="宋体" w:hAnsi="宋体" w:eastAsia="宋体"/>
          <w:color w:val="000000"/>
          <w:u w:color="000000"/>
        </w:rPr>
      </w:pPr>
      <w:r>
        <w:rPr>
          <w:rFonts w:ascii="Trebuchet MS"/>
          <w:color w:val="000000"/>
          <w:u w:color="000000"/>
          <w:rtl w:val="0"/>
          <w:lang w:val="en-US"/>
        </w:rPr>
        <w:t>401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： 帐号错误</w:t>
      </w:r>
    </w:p>
    <w:p>
      <w:pPr>
        <w:pStyle w:val="正文 A"/>
        <w:jc w:val="left"/>
        <w:rPr>
          <w:color w:val="000000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500</w:t>
      </w: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 xml:space="preserve">：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其他异常</w:t>
      </w:r>
    </w:p>
    <w:p>
      <w:pPr>
        <w:pStyle w:val="正文 A"/>
        <w:jc w:val="left"/>
        <w:rPr>
          <w:color w:val="000000"/>
          <w:u w:color="000000"/>
        </w:rPr>
      </w:pPr>
    </w:p>
    <w:p>
      <w:pPr>
        <w:pStyle w:val="列出段落1"/>
        <w:tabs>
          <w:tab w:val="left" w:pos="1260"/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7800"/>
        </w:tabs>
        <w:ind w:firstLine="420"/>
        <w:rPr>
          <w:color w:val="000000"/>
          <w:u w:color="000000"/>
        </w:rPr>
      </w:pPr>
    </w:p>
    <w:p>
      <w:pPr>
        <w:pStyle w:val="heading 3"/>
        <w:numPr>
          <w:ilvl w:val="0"/>
          <w:numId w:val="20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9" w:id="15"/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班长分派给组</w:t>
      </w:r>
      <w:bookmarkEnd w:id="15"/>
    </w:p>
    <w:p>
      <w:pPr>
        <w:pStyle w:val="Normal"/>
        <w:rPr>
          <w:color w:val="000000"/>
          <w:u w:color="000000"/>
        </w:rPr>
      </w:pPr>
    </w:p>
    <w:p>
      <w:pPr>
        <w:pStyle w:val="heading 2"/>
        <w:rPr>
          <w:color w:val="000000"/>
          <w:u w:color="000000"/>
        </w:rPr>
      </w:pPr>
      <w:bookmarkStart w:name="_Toc10" w:id="16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 xml:space="preserve">2.1 </w:t>
      </w:r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班长分派给组</w:t>
      </w:r>
      <w:bookmarkEnd w:id="16"/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如图所示，班长从六级计划中待分配任务中选择之后分配给对应组别。</w:t>
      </w:r>
    </w:p>
    <w:p>
      <w:pPr>
        <w:pStyle w:val="Normal"/>
        <w:rPr>
          <w:rFonts w:ascii="宋体" w:cs="宋体" w:hAnsi="宋体" w:eastAsia="宋体"/>
          <w:color w:val="000000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u w:color="000000"/>
          <w:rtl w:val="0"/>
        </w:rPr>
        <w:drawing>
          <wp:inline distT="0" distB="0" distL="0" distR="0">
            <wp:extent cx="3346450" cy="5269523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5269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cs="宋体" w:hAnsi="宋体" w:eastAsia="宋体"/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heading 2"/>
        <w:rPr>
          <w:color w:val="000000"/>
          <w:u w:color="000000"/>
        </w:rPr>
      </w:pPr>
      <w:bookmarkStart w:name="_Toc11" w:id="17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 xml:space="preserve">2.2 </w:t>
      </w:r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已分派至组查询</w:t>
      </w:r>
      <w:bookmarkEnd w:id="17"/>
    </w:p>
    <w:p>
      <w:pPr>
        <w:pStyle w:val="Normal"/>
        <w:rPr>
          <w:color w:val="000000"/>
          <w:sz w:val="24"/>
          <w:szCs w:val="24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该模块的数据来源于班长分派模块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班长在班长分派模块中完成作业任务分派后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该作业任务在已分派至组里应能体现。该模块只在移动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APP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端实现。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/>
        <w:rPr>
          <w:rFonts w:ascii="Times New Roman" w:cs="Times New Roman" w:hAnsi="Times New Roman" w:eastAsia="Times New Roman"/>
          <w:color w:val="000000"/>
          <w:sz w:val="32"/>
          <w:szCs w:val="32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  <w:r>
        <w:rPr>
          <w:color w:val="000000"/>
          <w:u w:color="000000"/>
          <w:rtl w:val="0"/>
        </w:rPr>
        <w:drawing>
          <wp:inline distT="0" distB="0" distL="0" distR="0">
            <wp:extent cx="2962275" cy="5270257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270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heading 3"/>
        <w:numPr>
          <w:ilvl w:val="0"/>
          <w:numId w:val="20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12" w:id="18"/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我的任务说明（针对组长）</w:t>
      </w:r>
      <w:bookmarkEnd w:id="18"/>
    </w:p>
    <w:p>
      <w:pPr>
        <w:pStyle w:val="Normal"/>
        <w:ind w:firstLine="420"/>
        <w:rPr>
          <w:color w:val="000000"/>
          <w:u w:color="000000"/>
        </w:rPr>
      </w:pPr>
    </w:p>
    <w:p>
      <w:pPr>
        <w:pStyle w:val="heading 2"/>
        <w:rPr>
          <w:color w:val="000000"/>
          <w:u w:color="000000"/>
        </w:rPr>
      </w:pPr>
      <w:bookmarkStart w:name="_Toc13" w:id="19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 xml:space="preserve">3.1 </w:t>
      </w:r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未完成任务</w:t>
      </w:r>
      <w:bookmarkEnd w:id="19"/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sz w:val="24"/>
          <w:szCs w:val="24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该模块的数据来源于班长分派和班长改派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用于作业组长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在移动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APP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端实现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/>
        <w:rPr>
          <w:rFonts w:ascii="Times New Roman" w:cs="Times New Roman" w:hAnsi="Times New Roman" w:eastAsia="Times New Roman"/>
          <w:color w:val="000000"/>
          <w:sz w:val="32"/>
          <w:szCs w:val="32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  <w:r>
        <w:rPr>
          <w:color w:val="000000"/>
          <w:u w:color="000000"/>
          <w:rtl w:val="0"/>
        </w:rPr>
        <w:drawing>
          <wp:inline distT="0" distB="0" distL="0" distR="0">
            <wp:extent cx="3019425" cy="5269476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269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heading 2"/>
        <w:rPr>
          <w:color w:val="000000"/>
          <w:u w:color="000000"/>
        </w:rPr>
      </w:pPr>
      <w:bookmarkStart w:name="_Toc14" w:id="20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 xml:space="preserve">3.2 </w:t>
      </w:r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已完成任务</w:t>
      </w:r>
      <w:bookmarkEnd w:id="20"/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  <w:r>
        <w:rPr>
          <w:color w:val="000000"/>
          <w:u w:color="000000"/>
          <w:rtl w:val="0"/>
        </w:rPr>
        <w:drawing>
          <wp:inline distT="0" distB="0" distL="0" distR="0">
            <wp:extent cx="2996565" cy="527007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5270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heading 3"/>
        <w:rPr>
          <w:color w:val="000000"/>
          <w:u w:color="000000"/>
        </w:rPr>
      </w:pPr>
    </w:p>
    <w:p>
      <w:pPr>
        <w:pStyle w:val="Normal"/>
        <w:ind w:left="420" w:firstLine="0"/>
        <w:rPr>
          <w:color w:val="000000"/>
          <w:u w:color="000000"/>
        </w:rPr>
      </w:pPr>
    </w:p>
    <w:p>
      <w:pPr>
        <w:pStyle w:val="heading 2"/>
        <w:numPr>
          <w:ilvl w:val="0"/>
          <w:numId w:val="21"/>
        </w:numPr>
        <w:tabs>
          <w:tab w:val="num" w:pos="420"/>
          <w:tab w:val="clear" w:pos="0"/>
        </w:tabs>
        <w:ind w:left="420" w:hanging="420"/>
        <w:rPr>
          <w:rFonts w:ascii="Cambria" w:cs="Cambria" w:hAnsi="Cambria" w:eastAsia="Cambr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15" w:id="21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问题处理模块说明</w:t>
      </w:r>
      <w:bookmarkEnd w:id="21"/>
    </w:p>
    <w:p>
      <w:pPr>
        <w:pStyle w:val="Normal"/>
        <w:ind w:left="420" w:firstLine="0"/>
        <w:rPr>
          <w:color w:val="000000"/>
          <w:u w:color="000000"/>
          <w:lang w:val="zh-TW" w:eastAsia="zh-TW"/>
        </w:rPr>
      </w:pPr>
    </w:p>
    <w:p>
      <w:pPr>
        <w:pStyle w:val="heading 3"/>
        <w:numPr>
          <w:ilvl w:val="0"/>
          <w:numId w:val="22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16" w:id="22"/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问题处理</w:t>
      </w:r>
      <w:bookmarkEnd w:id="22"/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ind w:firstLine="420"/>
        <w:rPr>
          <w:color w:val="000000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前置条件：由组长提出问题，组长问题流转仅至班长。</w:t>
      </w: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  <w:r>
        <w:rPr>
          <w:color w:val="000000"/>
          <w:u w:color="000000"/>
          <w:rtl w:val="0"/>
        </w:rPr>
        <w:drawing>
          <wp:inline distT="0" distB="0" distL="0" distR="0">
            <wp:extent cx="3101340" cy="527011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5270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</w:p>
    <w:p>
      <w:pPr>
        <w:pStyle w:val="Normal"/>
        <w:ind w:firstLine="420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heading 3"/>
        <w:numPr>
          <w:ilvl w:val="0"/>
          <w:numId w:val="22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17" w:id="23"/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已解决问题</w:t>
      </w:r>
      <w:bookmarkEnd w:id="23"/>
    </w:p>
    <w:p>
      <w:pPr>
        <w:pStyle w:val="Normal"/>
        <w:rPr>
          <w:color w:val="000000"/>
          <w:u w:color="00000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该模块数据模块来自问题处理，问题状态变为已解决。</w:t>
      </w: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  <w:r>
        <w:rPr>
          <w:color w:val="000000"/>
          <w:u w:color="000000"/>
          <w:rtl w:val="0"/>
        </w:rPr>
        <w:drawing>
          <wp:inline distT="0" distB="0" distL="0" distR="0">
            <wp:extent cx="3055620" cy="5270044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52700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见证分派说明</w:t>
      </w: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该模块的数据来源于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“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我的任务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”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中组长发起见证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由班长推送进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行批量见证和发起见证点进入任务模块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,QC12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组长在此模块中进行见证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任务分派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见证任务分派后进入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QC12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里。</w:t>
      </w: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  <w:r>
        <w:rPr>
          <w:color w:val="000000"/>
          <w:u w:color="000000"/>
          <w:rtl w:val="0"/>
        </w:rPr>
        <w:drawing>
          <wp:inline distT="0" distB="0" distL="0" distR="0">
            <wp:extent cx="3060065" cy="5269707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5269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  <w:r>
        <w:rPr>
          <w:rFonts w:ascii="宋体" w:cs="宋体" w:hAnsi="宋体" w:eastAsia="宋体"/>
          <w:color w:val="000000"/>
          <w:u w:color="000000"/>
          <w:rtl w:val="0"/>
          <w:lang w:val="zh-TW" w:eastAsia="zh-TW"/>
        </w:rPr>
        <w:t>见证组长进行见证分派：</w:t>
      </w: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  <w:r>
        <w:rPr>
          <w:color w:val="000000"/>
          <w:u w:color="000000"/>
          <w:rtl w:val="0"/>
        </w:rPr>
        <w:drawing>
          <wp:inline distT="0" distB="0" distL="0" distR="0">
            <wp:extent cx="3006090" cy="5269582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52695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</w:p>
    <w:p>
      <w:pPr>
        <w:pStyle w:val="列出段落1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heading 2"/>
        <w:numPr>
          <w:ilvl w:val="0"/>
          <w:numId w:val="23"/>
        </w:numPr>
        <w:tabs>
          <w:tab w:val="num" w:pos="420"/>
          <w:tab w:val="clear" w:pos="0"/>
        </w:tabs>
        <w:ind w:left="420" w:hanging="420"/>
        <w:rPr>
          <w:rFonts w:ascii="Cambria" w:cs="Cambria" w:hAnsi="Cambria" w:eastAsia="Cambr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18" w:id="24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我的见证说明</w:t>
      </w:r>
      <w:bookmarkEnd w:id="24"/>
    </w:p>
    <w:p>
      <w:pPr>
        <w:pStyle w:val="Normal"/>
        <w:rPr>
          <w:color w:val="000000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注：根据需求文档，</w:t>
      </w:r>
      <w:r>
        <w:rPr>
          <w:rFonts w:ascii="Calibri" w:cs="Calibri" w:hAnsi="Calibri" w:eastAsia="Calibri"/>
          <w:color w:val="ff0000"/>
          <w:u w:color="fe0000"/>
          <w:rtl w:val="0"/>
          <w:lang w:val="zh-TW" w:eastAsia="zh-TW"/>
        </w:rPr>
        <w:t>该模块需要</w:t>
      </w:r>
      <w:r>
        <w:rPr>
          <w:rFonts w:ascii="Calibri" w:cs="Calibri" w:hAnsi="Calibri" w:eastAsia="Calibri"/>
          <w:color w:val="ff0000"/>
          <w:u w:color="fe0000"/>
          <w:rtl w:val="0"/>
          <w:lang w:val="zh-TW" w:eastAsia="zh-TW"/>
        </w:rPr>
        <w:t>ENPower</w:t>
      </w:r>
      <w:r>
        <w:rPr>
          <w:rFonts w:ascii="Calibri" w:cs="Calibri" w:hAnsi="Calibri" w:eastAsia="Calibri"/>
          <w:color w:val="ff0000"/>
          <w:u w:color="fe0000"/>
          <w:rtl w:val="0"/>
          <w:lang w:val="zh-TW" w:eastAsia="zh-TW"/>
        </w:rPr>
        <w:t>方提供见证合格消点相关接口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。</w:t>
      </w:r>
    </w:p>
    <w:p>
      <w:pPr>
        <w:pStyle w:val="Normal"/>
        <w:rPr>
          <w:color w:val="000000"/>
          <w:u w:color="000000"/>
        </w:rPr>
      </w:pPr>
    </w:p>
    <w:p>
      <w:pPr>
        <w:pStyle w:val="Normal"/>
        <w:rPr>
          <w:color w:val="000000"/>
          <w:sz w:val="24"/>
          <w:szCs w:val="24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该模块的数据来源于见证分派模块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用于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QC,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在该模块中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在我的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见证模块中应有见证结果的选项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: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见证合格和见证不合格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所有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QC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选择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见证合格后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整条数据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(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含见证结果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)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流转至已发起的见证模块里。同时在我的任务里工序的状态显示完成。</w:t>
      </w:r>
    </w:p>
    <w:p>
      <w:pPr>
        <w:pStyle w:val="Normal"/>
        <w:rPr>
          <w:color w:val="000000"/>
          <w:sz w:val="24"/>
          <w:szCs w:val="24"/>
          <w:u w:color="000000"/>
          <w:lang w:val="zh-TW" w:eastAsia="zh-TW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/>
        <w:rPr>
          <w:rFonts w:ascii="Times New Roman" w:cs="Times New Roman" w:hAnsi="Times New Roman" w:eastAsia="Times New Roman"/>
          <w:color w:val="000000"/>
          <w:sz w:val="24"/>
          <w:szCs w:val="24"/>
          <w:u w:color="000000"/>
          <w:lang w:val="zh-TW" w:eastAsia="zh-TW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/>
        <w:rPr>
          <w:rFonts w:ascii="Times New Roman" w:cs="Times New Roman" w:hAnsi="Times New Roman" w:eastAsia="Times New Roman"/>
          <w:color w:val="000000"/>
          <w:sz w:val="32"/>
          <w:szCs w:val="32"/>
          <w:u w:color="000000"/>
        </w:rPr>
      </w:pPr>
    </w:p>
    <w:p>
      <w:pPr>
        <w:pStyle w:val="heading 2"/>
        <w:numPr>
          <w:ilvl w:val="0"/>
          <w:numId w:val="23"/>
        </w:numPr>
        <w:tabs>
          <w:tab w:val="num" w:pos="420"/>
          <w:tab w:val="clear" w:pos="0"/>
        </w:tabs>
        <w:ind w:left="420" w:hanging="420"/>
        <w:rPr>
          <w:rFonts w:ascii="Cambria" w:cs="Cambria" w:hAnsi="Cambria" w:eastAsia="Cambr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zh-TW" w:eastAsia="zh-TW"/>
        </w:rPr>
      </w:pPr>
      <w:bookmarkStart w:name="_Toc19" w:id="25"/>
      <w:r>
        <w:rPr>
          <w:rFonts w:ascii="Cambria" w:cs="Cambria" w:hAnsi="Cambria" w:eastAsia="Cambria"/>
          <w:color w:val="000000"/>
          <w:u w:color="000000"/>
          <w:rtl w:val="0"/>
          <w:lang w:val="zh-TW" w:eastAsia="zh-TW"/>
        </w:rPr>
        <w:t>已发起的见证说明</w:t>
      </w:r>
      <w:bookmarkEnd w:id="25"/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sz w:val="24"/>
          <w:szCs w:val="24"/>
          <w:u w:color="000000"/>
          <w:lang w:val="zh-TW" w:eastAsia="zh-TW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该模块中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,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作业组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长能够看到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QC1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、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QC2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>更改后的见证时间和见证地点及见证结果。</w:t>
      </w: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 xml:space="preserve">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/>
        <w:rPr>
          <w:rFonts w:ascii="Times New Roman" w:cs="Times New Roman" w:hAnsi="Times New Roman" w:eastAsia="Times New Roman"/>
          <w:color w:val="000000"/>
          <w:sz w:val="32"/>
          <w:szCs w:val="32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  <w:r>
        <w:rPr>
          <w:color w:val="000000"/>
          <w:u w:color="000000"/>
          <w:rtl w:val="0"/>
        </w:rPr>
        <w:drawing>
          <wp:inline distT="0" distB="0" distL="0" distR="0">
            <wp:extent cx="2877821" cy="527014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1" cy="5270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  <w:rPr>
          <w:color w:val="000000"/>
          <w:u w:color="000000"/>
          <w:lang w:val="zh-TW" w:eastAsia="zh-TW"/>
        </w:rPr>
      </w:pPr>
    </w:p>
    <w:p>
      <w:pPr>
        <w:pStyle w:val="Normal"/>
      </w:pPr>
      <w:r>
        <w:rPr>
          <w:color w:val="000000"/>
          <w:u w:color="000000"/>
          <w:lang w:val="zh-TW" w:eastAsia="zh-TW"/>
        </w:rPr>
      </w:r>
    </w:p>
    <w:sectPr>
      <w:headerReference w:type="default" r:id="rId14"/>
      <w:footerReference w:type="default" r:id="rId15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宋体">
    <w:charset w:val="00"/>
    <w:family w:val="roman"/>
    <w:pitch w:val="default"/>
  </w:font>
  <w:font w:name="Trebuchet MS">
    <w:charset w:val="00"/>
    <w:family w:val="roman"/>
    <w:pitch w:val="default"/>
  </w:font>
  <w:font w:name="Times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chineseCounting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90"/>
          <w:tab w:val="clear" w:pos="0"/>
        </w:tabs>
        <w:ind w:left="119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50"/>
          <w:tab w:val="clear" w:pos="0"/>
        </w:tabs>
        <w:ind w:left="245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10"/>
          <w:tab w:val="clear" w:pos="0"/>
        </w:tabs>
        <w:ind w:left="371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">
    <w:multiLevelType w:val="multilevel"/>
    <w:lvl w:ilvl="0">
      <w:start w:val="1"/>
      <w:numFmt w:val="chineseCounting"/>
      <w:suff w:val="tab"/>
      <w:lvlText w:val="%1."/>
      <w:lvlJc w:val="left"/>
      <w:pPr>
        <w:tabs>
          <w:tab w:val="num" w:pos="368"/>
          <w:tab w:val="clear" w:pos="0"/>
        </w:tabs>
        <w:ind w:left="36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90"/>
          <w:tab w:val="clear" w:pos="0"/>
        </w:tabs>
        <w:ind w:left="119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50"/>
          <w:tab w:val="clear" w:pos="0"/>
        </w:tabs>
        <w:ind w:left="245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10"/>
          <w:tab w:val="clear" w:pos="0"/>
        </w:tabs>
        <w:ind w:left="371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2">
    <w:multiLevelType w:val="multilevel"/>
    <w:styleLink w:val="List 0"/>
    <w:lvl w:ilvl="0">
      <w:start w:val="1"/>
      <w:numFmt w:val="chineseCounting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90"/>
          <w:tab w:val="clear" w:pos="0"/>
        </w:tabs>
        <w:ind w:left="119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50"/>
          <w:tab w:val="clear" w:pos="0"/>
        </w:tabs>
        <w:ind w:left="245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10"/>
          <w:tab w:val="clear" w:pos="0"/>
        </w:tabs>
        <w:ind w:left="371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3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88"/>
          <w:tab w:val="clear" w:pos="0"/>
        </w:tabs>
        <w:ind w:left="118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48"/>
          <w:tab w:val="clear" w:pos="0"/>
        </w:tabs>
        <w:ind w:left="244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08"/>
          <w:tab w:val="clear" w:pos="0"/>
        </w:tabs>
        <w:ind w:left="370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8"/>
          <w:tab w:val="clear" w:pos="0"/>
        </w:tabs>
        <w:ind w:left="36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88"/>
          <w:tab w:val="clear" w:pos="0"/>
        </w:tabs>
        <w:ind w:left="118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48"/>
          <w:tab w:val="clear" w:pos="0"/>
        </w:tabs>
        <w:ind w:left="244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08"/>
          <w:tab w:val="clear" w:pos="0"/>
        </w:tabs>
        <w:ind w:left="370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5">
    <w:multiLevelType w:val="multilevel"/>
    <w:styleLink w:val="List 1"/>
    <w:lvl w:ilvl="0">
      <w:start w:val="1"/>
      <w:numFmt w:val="decimal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88"/>
          <w:tab w:val="clear" w:pos="0"/>
        </w:tabs>
        <w:ind w:left="118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48"/>
          <w:tab w:val="clear" w:pos="0"/>
        </w:tabs>
        <w:ind w:left="244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08"/>
          <w:tab w:val="clear" w:pos="0"/>
        </w:tabs>
        <w:ind w:left="370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6">
    <w:multiLevelType w:val="multilevel"/>
    <w:styleLink w:val="List 0"/>
    <w:lvl w:ilvl="0">
      <w:start w:val="3"/>
      <w:numFmt w:val="chineseCounting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90"/>
          <w:tab w:val="clear" w:pos="0"/>
        </w:tabs>
        <w:ind w:left="119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50"/>
          <w:tab w:val="clear" w:pos="0"/>
        </w:tabs>
        <w:ind w:left="245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10"/>
          <w:tab w:val="clear" w:pos="0"/>
        </w:tabs>
        <w:ind w:left="371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7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88"/>
          <w:tab w:val="clear" w:pos="0"/>
        </w:tabs>
        <w:ind w:left="118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48"/>
          <w:tab w:val="clear" w:pos="0"/>
        </w:tabs>
        <w:ind w:left="244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08"/>
          <w:tab w:val="clear" w:pos="0"/>
        </w:tabs>
        <w:ind w:left="370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8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8"/>
          <w:tab w:val="clear" w:pos="0"/>
        </w:tabs>
        <w:ind w:left="36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88"/>
          <w:tab w:val="clear" w:pos="0"/>
        </w:tabs>
        <w:ind w:left="118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48"/>
          <w:tab w:val="clear" w:pos="0"/>
        </w:tabs>
        <w:ind w:left="244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08"/>
          <w:tab w:val="clear" w:pos="0"/>
        </w:tabs>
        <w:ind w:left="370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9">
    <w:multiLevelType w:val="multilevel"/>
    <w:styleLink w:val="List 2"/>
    <w:lvl w:ilvl="0">
      <w:start w:val="1"/>
      <w:numFmt w:val="decimal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88"/>
          <w:tab w:val="clear" w:pos="0"/>
        </w:tabs>
        <w:ind w:left="118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48"/>
          <w:tab w:val="clear" w:pos="0"/>
        </w:tabs>
        <w:ind w:left="244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08"/>
          <w:tab w:val="clear" w:pos="0"/>
        </w:tabs>
        <w:ind w:left="370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0">
    <w:multiLevelType w:val="multilevel"/>
    <w:lvl w:ilvl="0">
      <w:start w:val="1"/>
      <w:numFmt w:val="chineseCounting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368"/>
          <w:tab w:val="clear" w:pos="0"/>
        </w:tabs>
        <w:ind w:left="36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770"/>
          <w:tab w:val="clear" w:pos="0"/>
        </w:tabs>
        <w:ind w:left="77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208"/>
          <w:tab w:val="clear" w:pos="0"/>
        </w:tabs>
        <w:ind w:left="12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030"/>
          <w:tab w:val="clear" w:pos="0"/>
        </w:tabs>
        <w:ind w:left="203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468"/>
          <w:tab w:val="clear" w:pos="0"/>
        </w:tabs>
        <w:ind w:left="246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290"/>
          <w:tab w:val="clear" w:pos="0"/>
        </w:tabs>
        <w:ind w:left="329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1">
    <w:multiLevelType w:val="multilevel"/>
    <w:styleLink w:val="List 3"/>
    <w:lvl w:ilvl="0">
      <w:start w:val="4"/>
      <w:numFmt w:val="chineseCounting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368"/>
          <w:tab w:val="clear" w:pos="0"/>
        </w:tabs>
        <w:ind w:left="36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770"/>
          <w:tab w:val="clear" w:pos="0"/>
        </w:tabs>
        <w:ind w:left="77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208"/>
          <w:tab w:val="clear" w:pos="0"/>
        </w:tabs>
        <w:ind w:left="12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030"/>
          <w:tab w:val="clear" w:pos="0"/>
        </w:tabs>
        <w:ind w:left="203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468"/>
          <w:tab w:val="clear" w:pos="0"/>
        </w:tabs>
        <w:ind w:left="246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290"/>
          <w:tab w:val="clear" w:pos="0"/>
        </w:tabs>
        <w:ind w:left="329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88"/>
          <w:tab w:val="clear" w:pos="0"/>
        </w:tabs>
        <w:ind w:left="118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48"/>
          <w:tab w:val="clear" w:pos="0"/>
        </w:tabs>
        <w:ind w:left="244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08"/>
          <w:tab w:val="clear" w:pos="0"/>
        </w:tabs>
        <w:ind w:left="370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3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8"/>
          <w:tab w:val="clear" w:pos="0"/>
        </w:tabs>
        <w:ind w:left="36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88"/>
          <w:tab w:val="clear" w:pos="0"/>
        </w:tabs>
        <w:ind w:left="118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48"/>
          <w:tab w:val="clear" w:pos="0"/>
        </w:tabs>
        <w:ind w:left="244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08"/>
          <w:tab w:val="clear" w:pos="0"/>
        </w:tabs>
        <w:ind w:left="370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4">
    <w:multiLevelType w:val="multilevel"/>
    <w:styleLink w:val="List 4"/>
    <w:lvl w:ilvl="0">
      <w:start w:val="1"/>
      <w:numFmt w:val="decimal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88"/>
          <w:tab w:val="clear" w:pos="0"/>
        </w:tabs>
        <w:ind w:left="118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48"/>
          <w:tab w:val="clear" w:pos="0"/>
        </w:tabs>
        <w:ind w:left="244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08"/>
          <w:tab w:val="clear" w:pos="0"/>
        </w:tabs>
        <w:ind w:left="3708" w:hanging="50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5">
    <w:multiLevelType w:val="multilevel"/>
    <w:styleLink w:val="List 0"/>
    <w:lvl w:ilvl="0">
      <w:start w:val="6"/>
      <w:numFmt w:val="chineseCounting"/>
      <w:suff w:val="tab"/>
      <w:lvlText w:val="%1."/>
      <w:lvlJc w:val="left"/>
      <w:pPr>
        <w:tabs>
          <w:tab w:val="num" w:pos="276"/>
          <w:tab w:val="clear" w:pos="0"/>
        </w:tabs>
        <w:ind w:left="276" w:hanging="27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lowerLetter"/>
      <w:suff w:val="tab"/>
      <w:lvlText w:val="%2)"/>
      <w:lvlJc w:val="left"/>
      <w:pPr>
        <w:tabs>
          <w:tab w:val="num" w:pos="788"/>
          <w:tab w:val="clear" w:pos="0"/>
        </w:tabs>
        <w:ind w:left="7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lowerRoman"/>
      <w:suff w:val="tab"/>
      <w:lvlText w:val="%3."/>
      <w:lvlJc w:val="left"/>
      <w:pPr>
        <w:tabs>
          <w:tab w:val="num" w:pos="1190"/>
          <w:tab w:val="clear" w:pos="0"/>
        </w:tabs>
        <w:ind w:left="119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4."/>
      <w:lvlJc w:val="left"/>
      <w:pPr>
        <w:tabs>
          <w:tab w:val="num" w:pos="1628"/>
          <w:tab w:val="clear" w:pos="0"/>
        </w:tabs>
        <w:ind w:left="162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lowerLetter"/>
      <w:suff w:val="tab"/>
      <w:lvlText w:val="%5)"/>
      <w:lvlJc w:val="left"/>
      <w:pPr>
        <w:tabs>
          <w:tab w:val="num" w:pos="2048"/>
          <w:tab w:val="clear" w:pos="0"/>
        </w:tabs>
        <w:ind w:left="204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lowerRoman"/>
      <w:suff w:val="tab"/>
      <w:lvlText w:val="%6."/>
      <w:lvlJc w:val="left"/>
      <w:pPr>
        <w:tabs>
          <w:tab w:val="num" w:pos="2450"/>
          <w:tab w:val="clear" w:pos="0"/>
        </w:tabs>
        <w:ind w:left="245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7."/>
      <w:lvlJc w:val="left"/>
      <w:pPr>
        <w:tabs>
          <w:tab w:val="num" w:pos="2888"/>
          <w:tab w:val="clear" w:pos="0"/>
        </w:tabs>
        <w:ind w:left="288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lowerLetter"/>
      <w:suff w:val="tab"/>
      <w:lvlText w:val="%8)"/>
      <w:lvlJc w:val="left"/>
      <w:pPr>
        <w:tabs>
          <w:tab w:val="num" w:pos="3308"/>
          <w:tab w:val="clear" w:pos="0"/>
        </w:tabs>
        <w:ind w:left="3308" w:hanging="36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lowerRoman"/>
      <w:suff w:val="tab"/>
      <w:lvlText w:val="%9."/>
      <w:lvlJc w:val="left"/>
      <w:pPr>
        <w:tabs>
          <w:tab w:val="num" w:pos="3710"/>
          <w:tab w:val="clear" w:pos="0"/>
        </w:tabs>
        <w:ind w:left="3710" w:hanging="487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6">
    <w:multiLevelType w:val="multilevel"/>
    <w:styleLink w:val="List 0"/>
    <w:lvl w:ilvl="0">
      <w:start w:val="1"/>
      <w:numFmt w:val="chineseCounting"/>
      <w:suff w:val="tab"/>
      <w:lvlText w:val="%1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</w:abstractNum>
  <w:abstractNum w:abstractNumId="17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</w:abstractNum>
  <w:abstractNum w:abstractNumId="18">
    <w:multiLevelType w:val="multilevel"/>
    <w:styleLink w:val="List 0"/>
    <w:lvl w:ilvl="0">
      <w:start w:val="3"/>
      <w:numFmt w:val="chineseCounting"/>
      <w:suff w:val="tab"/>
      <w:lvlText w:val="%1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</w:abstractNum>
  <w:abstractNum w:abstractNumId="19">
    <w:multiLevelType w:val="multilevel"/>
    <w:styleLink w:val="List 2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</w:abstractNum>
  <w:abstractNum w:abstractNumId="20">
    <w:multiLevelType w:val="multilevel"/>
    <w:styleLink w:val="List 3"/>
    <w:lvl w:ilvl="0">
      <w:start w:val="4"/>
      <w:numFmt w:val="chineseCounting"/>
      <w:suff w:val="tab"/>
      <w:lvlText w:val="%1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</w:abstractNum>
  <w:abstractNum w:abstractNumId="21">
    <w:multiLevelType w:val="multilevel"/>
    <w:styleLink w:val="List 4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b w:val="1"/>
        <w:bCs w:val="1"/>
        <w:color w:val="000000"/>
        <w:position w:val="0"/>
        <w:u w:color="000000"/>
        <w:rtl w:val="0"/>
        <w:lang w:val="zh-TW" w:eastAsia="zh-TW"/>
      </w:rPr>
    </w:lvl>
  </w:abstractNum>
  <w:abstractNum w:abstractNumId="22">
    <w:multiLevelType w:val="multilevel"/>
    <w:styleLink w:val="List 0"/>
    <w:lvl w:ilvl="0">
      <w:start w:val="6"/>
      <w:numFmt w:val="chineseCounting"/>
      <w:suff w:val="tab"/>
      <w:lvlText w:val="%1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mbria" w:cs="Cambria" w:hAnsi="Cambria" w:eastAsia="Cambria"/>
        <w:b w:val="1"/>
        <w:bCs w:val="1"/>
        <w:color w:val="000000"/>
        <w:position w:val="0"/>
        <w:u w:color="000000"/>
        <w:rtl w:val="0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trackRevisions/>
  <w:defaultTabStop w:val="4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le">
    <w:name w:val="Title"/>
    <w:next w:val="Normal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240" w:after="60" w:line="240" w:lineRule="auto"/>
      <w:ind w:left="0" w:right="0" w:firstLine="0"/>
      <w:jc w:val="center"/>
      <w:outlineLvl w:val="2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left" w:pos="1260"/>
        <w:tab w:val="right" w:pos="8280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heading 2">
    <w:name w:val="heading 2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0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zh-TW" w:eastAsia="zh-TW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left" w:pos="1260"/>
        <w:tab w:val="right" w:pos="8280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heading 3">
    <w:name w:val="heading 3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zh-TW" w:eastAsia="zh-TW"/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right" w:pos="8280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List 0">
    <w:name w:val="List 0"/>
    <w:basedOn w:val="已导入的样式“5”"/>
    <w:next w:val="List 0"/>
    <w:pPr>
      <w:numPr>
        <w:numId w:val="1"/>
      </w:numPr>
    </w:pPr>
  </w:style>
  <w:style w:type="numbering" w:styleId="已导入的样式“5”">
    <w:name w:val="已导入的样式“5”"/>
    <w:next w:val="已导入的样式“5”"/>
    <w:pPr>
      <w:numPr>
        <w:numId w:val="2"/>
      </w:numPr>
    </w:pPr>
  </w:style>
  <w:style w:type="numbering" w:styleId="List 1">
    <w:name w:val="List 1"/>
    <w:basedOn w:val="已导入的样式“6”"/>
    <w:next w:val="List 1"/>
    <w:pPr>
      <w:numPr>
        <w:numId w:val="4"/>
      </w:numPr>
    </w:pPr>
  </w:style>
  <w:style w:type="numbering" w:styleId="已导入的样式“6”">
    <w:name w:val="已导入的样式“6”"/>
    <w:next w:val="已导入的样式“6”"/>
    <w:pPr>
      <w:numPr>
        <w:numId w:val="5"/>
      </w:numPr>
    </w:pPr>
  </w:style>
  <w:style w:type="numbering" w:styleId="List 2">
    <w:name w:val="List 2"/>
    <w:basedOn w:val="已导入的样式“7”"/>
    <w:next w:val="List 2"/>
    <w:pPr>
      <w:numPr>
        <w:numId w:val="8"/>
      </w:numPr>
    </w:pPr>
  </w:style>
  <w:style w:type="numbering" w:styleId="已导入的样式“7”">
    <w:name w:val="已导入的样式“7”"/>
    <w:next w:val="已导入的样式“7”"/>
    <w:pPr>
      <w:numPr>
        <w:numId w:val="9"/>
      </w:numPr>
    </w:pPr>
  </w:style>
  <w:style w:type="numbering" w:styleId="List 3">
    <w:name w:val="List 3"/>
    <w:basedOn w:val="已导入的样式“5”"/>
    <w:next w:val="List 3"/>
    <w:pPr>
      <w:numPr>
        <w:numId w:val="11"/>
      </w:numPr>
    </w:pPr>
  </w:style>
  <w:style w:type="numbering" w:styleId="List 4">
    <w:name w:val="List 4"/>
    <w:basedOn w:val="已导入的样式“8”"/>
    <w:next w:val="List 4"/>
    <w:pPr>
      <w:numPr>
        <w:numId w:val="13"/>
      </w:numPr>
    </w:pPr>
  </w:style>
  <w:style w:type="numbering" w:styleId="已导入的样式“8”">
    <w:name w:val="已导入的样式“8”"/>
    <w:next w:val="已导入的样式“8”"/>
    <w:pPr>
      <w:numPr>
        <w:numId w:val="14"/>
      </w:numPr>
    </w:pPr>
  </w:style>
  <w:style w:type="paragraph" w:styleId="HTML Preformatted">
    <w:name w:val="HTML Preformatted"/>
    <w:next w:val="HTML Preformatted"/>
    <w:pPr>
      <w:keepNext w:val="0"/>
      <w:keepLines w:val="0"/>
      <w:pageBreakBefore w:val="0"/>
      <w:widowControl w:val="0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宋体" w:cs="宋体" w:hAnsi="宋体" w:eastAsia="宋体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列出段落1">
    <w:name w:val="列出段落1"/>
    <w:next w:val="列出段落1"/>
    <w:pPr>
      <w:keepNext w:val="0"/>
      <w:keepLines w:val="0"/>
      <w:pageBreakBefore w:val="0"/>
      <w:widowControl w:val="0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7800"/>
      </w:tabs>
      <w:suppressAutoHyphens w:val="0"/>
      <w:bidi w:val="0"/>
      <w:spacing w:before="0" w:after="0" w:line="240" w:lineRule="auto"/>
      <w:ind w:left="420" w:right="0" w:hanging="420"/>
      <w:jc w:val="both"/>
      <w:outlineLvl w:val="9"/>
    </w:pPr>
    <w:rPr>
      <w:rFonts w:ascii="宋体" w:cs="宋体" w:hAnsi="宋体" w:eastAsia="宋体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zh-TW" w:eastAsia="zh-TW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默认 A">
    <w:name w:val="默认 A"/>
    <w:next w:val="默认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